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D38C" w14:textId="77777777" w:rsidR="006D4590" w:rsidRDefault="546FAACF" w:rsidP="00D24906">
      <w:pPr>
        <w:pStyle w:val="Heading1"/>
        <w:jc w:val="both"/>
      </w:pPr>
      <w:r>
        <w:t>Leadership Team</w:t>
      </w:r>
    </w:p>
    <w:p w14:paraId="6AEAE66F" w14:textId="0B474009" w:rsidR="546FAACF" w:rsidRDefault="546FAACF" w:rsidP="00D24906">
      <w:pPr>
        <w:jc w:val="both"/>
      </w:pPr>
    </w:p>
    <w:p w14:paraId="69F239D8" w14:textId="3ABB17FA" w:rsidR="546FAACF" w:rsidRDefault="546FAACF" w:rsidP="00D24906">
      <w:pPr>
        <w:jc w:val="both"/>
      </w:pPr>
    </w:p>
    <w:p w14:paraId="146E96E2" w14:textId="2A7E3C5C" w:rsidR="546FAACF" w:rsidRDefault="00BA798C" w:rsidP="00D24906">
      <w:pPr>
        <w:jc w:val="both"/>
      </w:pPr>
      <w:ins w:id="0" w:author="Satish GA" w:date="2026-04-17T11:25:00Z" w16du:dateUtc="2026-04-17T03:25:00Z">
        <w:r w:rsidRPr="00BA798C">
          <w:rPr>
            <w:noProof/>
          </w:rPr>
          <w:drawing>
            <wp:inline distT="0" distB="0" distL="0" distR="0" wp14:anchorId="17C05ACA" wp14:editId="4967B99F">
              <wp:extent cx="1828800" cy="2286000"/>
              <wp:effectExtent l="0" t="0" r="0" b="0"/>
              <wp:docPr id="35276786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2767864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2286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37FE937" w14:textId="2A35EA6C" w:rsidR="546FAACF" w:rsidRDefault="546FAACF" w:rsidP="00D24906">
      <w:pPr>
        <w:jc w:val="both"/>
      </w:pPr>
    </w:p>
    <w:p w14:paraId="27C7A3C1" w14:textId="77777777" w:rsidR="006D4590" w:rsidRDefault="00000000" w:rsidP="00D24906">
      <w:pPr>
        <w:pStyle w:val="Heading2"/>
        <w:jc w:val="both"/>
      </w:pPr>
      <w:proofErr w:type="spellStart"/>
      <w:r>
        <w:t>Shashishekara</w:t>
      </w:r>
      <w:proofErr w:type="spellEnd"/>
      <w:r>
        <w:t xml:space="preserve"> </w:t>
      </w:r>
      <w:proofErr w:type="spellStart"/>
      <w:r>
        <w:t>Anantharamaiah</w:t>
      </w:r>
      <w:proofErr w:type="spellEnd"/>
      <w:r>
        <w:t xml:space="preserve"> (Shashi)</w:t>
      </w:r>
    </w:p>
    <w:p w14:paraId="525203F9" w14:textId="77777777" w:rsidR="006D4590" w:rsidRDefault="00000000" w:rsidP="00D24906">
      <w:pPr>
        <w:jc w:val="both"/>
      </w:pPr>
      <w:r>
        <w:t xml:space="preserve">Chief Technology Officer | </w:t>
      </w:r>
      <w:proofErr w:type="spellStart"/>
      <w:r>
        <w:t>Nexalytics</w:t>
      </w:r>
      <w:proofErr w:type="spellEnd"/>
      <w:r>
        <w:t xml:space="preserve"> DTX</w:t>
      </w:r>
    </w:p>
    <w:p w14:paraId="0A76CE10" w14:textId="14C12783" w:rsidR="006D4590" w:rsidRDefault="00000000" w:rsidP="00D24906">
      <w:pPr>
        <w:jc w:val="both"/>
      </w:pPr>
      <w:proofErr w:type="spellStart"/>
      <w:r>
        <w:t>Shashishekara</w:t>
      </w:r>
      <w:proofErr w:type="spellEnd"/>
      <w:r>
        <w:t xml:space="preserve"> </w:t>
      </w:r>
      <w:proofErr w:type="spellStart"/>
      <w:r>
        <w:t>Anantharamaiah</w:t>
      </w:r>
      <w:proofErr w:type="spellEnd"/>
      <w:r>
        <w:t xml:space="preserve"> (Shashi) is the Chief Technology Officer at </w:t>
      </w:r>
      <w:proofErr w:type="spellStart"/>
      <w:r>
        <w:t>Nexalytics</w:t>
      </w:r>
      <w:proofErr w:type="spellEnd"/>
      <w:r>
        <w:t xml:space="preserve"> DTX, responsible for shaping the organization’s technology strategy, platform architecture, and engineering excellence. With over </w:t>
      </w:r>
      <w:r w:rsidR="004B5D35">
        <w:t xml:space="preserve">35+ </w:t>
      </w:r>
      <w:r>
        <w:t>years of global experience, he brings deep expertise in building secure, resilient, and scalable technology platforms for complex, high-reliability environments.</w:t>
      </w:r>
    </w:p>
    <w:p w14:paraId="4468933D" w14:textId="6B425A2E" w:rsidR="006D4590" w:rsidRDefault="00000000" w:rsidP="00D24906">
      <w:pPr>
        <w:jc w:val="both"/>
      </w:pPr>
      <w:r>
        <w:t>Shashi has held senior technology and leadership roles across leading global organizations including Siemens, ABB, John Holland, Invensys, Westinghouse</w:t>
      </w:r>
      <w:r w:rsidR="00AC7CB7">
        <w:t xml:space="preserve">, </w:t>
      </w:r>
      <w:proofErr w:type="gramStart"/>
      <w:r w:rsidR="00AC7CB7">
        <w:t xml:space="preserve">Foxboro </w:t>
      </w:r>
      <w:r>
        <w:t xml:space="preserve"> ,</w:t>
      </w:r>
      <w:proofErr w:type="gramEnd"/>
      <w:r>
        <w:t xml:space="preserve"> and Novell, working across Australia, Europe, the UK, and Asia. His experience spans transportation, energy, industrial automation, and enterprise software, where operational reliability and governance are critical.</w:t>
      </w:r>
    </w:p>
    <w:p w14:paraId="179121DB" w14:textId="38CC5723" w:rsidR="006D4590" w:rsidRDefault="00000000" w:rsidP="00D24906">
      <w:pPr>
        <w:jc w:val="both"/>
      </w:pPr>
      <w:r>
        <w:t xml:space="preserve">At </w:t>
      </w:r>
      <w:proofErr w:type="spellStart"/>
      <w:r>
        <w:t>Nexalytics</w:t>
      </w:r>
      <w:proofErr w:type="spellEnd"/>
      <w:r>
        <w:t xml:space="preserve"> DTX, Shashi leads the convergence of engineering discipline with modern data, analytics, cloud, and real-time intelligence, enabling clients to modernize </w:t>
      </w:r>
      <w:r w:rsidR="00AC7CB7">
        <w:t xml:space="preserve">with assurance and </w:t>
      </w:r>
      <w:r>
        <w:t>security, performance, and regulatory alignment. He is known for building high-performing engineering teams and ensuring technology investments translate into measurable business outcomes.</w:t>
      </w:r>
    </w:p>
    <w:p w14:paraId="37A40714" w14:textId="77777777" w:rsidR="006D4590" w:rsidRDefault="00000000" w:rsidP="00D24906">
      <w:pPr>
        <w:pStyle w:val="Heading3"/>
        <w:jc w:val="both"/>
      </w:pPr>
      <w:r>
        <w:t>Credentials &amp; Education</w:t>
      </w:r>
    </w:p>
    <w:p w14:paraId="6AE788E0" w14:textId="77777777" w:rsidR="006D4590" w:rsidRDefault="00000000" w:rsidP="00D24906">
      <w:pPr>
        <w:pStyle w:val="ListBullet"/>
        <w:jc w:val="both"/>
      </w:pPr>
      <w:r>
        <w:t>Fellow, Institution of Engineers Australia (</w:t>
      </w:r>
      <w:proofErr w:type="spellStart"/>
      <w:r>
        <w:t>FIEAust</w:t>
      </w:r>
      <w:proofErr w:type="spellEnd"/>
      <w:r>
        <w:t>)</w:t>
      </w:r>
    </w:p>
    <w:p w14:paraId="21994781" w14:textId="17A32E3F" w:rsidR="00AC7CB7" w:rsidRDefault="00AC7CB7" w:rsidP="00D24906">
      <w:pPr>
        <w:pStyle w:val="ListBullet"/>
        <w:jc w:val="both"/>
      </w:pPr>
      <w:r>
        <w:lastRenderedPageBreak/>
        <w:t>Certified Engineering Executive (</w:t>
      </w:r>
      <w:proofErr w:type="spellStart"/>
      <w:r>
        <w:t>EngExec</w:t>
      </w:r>
      <w:proofErr w:type="spellEnd"/>
      <w:r>
        <w:t>) from Institution of Engineers, Australia</w:t>
      </w:r>
    </w:p>
    <w:p w14:paraId="32E20EA0" w14:textId="39979FD2" w:rsidR="006D4590" w:rsidRDefault="00000000" w:rsidP="00D24906">
      <w:pPr>
        <w:pStyle w:val="ListBullet"/>
        <w:jc w:val="both"/>
      </w:pPr>
      <w:r>
        <w:t xml:space="preserve">Chartered Professional Engineer (CPEng </w:t>
      </w:r>
      <w:r w:rsidR="00AC7CB7">
        <w:t xml:space="preserve">&amp; RPEQ </w:t>
      </w:r>
      <w:r>
        <w:t>– Electrical</w:t>
      </w:r>
      <w:r w:rsidR="00AC7CB7">
        <w:t xml:space="preserve"> and </w:t>
      </w:r>
      <w:proofErr w:type="gramStart"/>
      <w:r w:rsidR="00AC7CB7">
        <w:t>Management</w:t>
      </w:r>
      <w:r>
        <w:t>)</w:t>
      </w:r>
      <w:r w:rsidR="00AC7CB7">
        <w:t>PRINCE</w:t>
      </w:r>
      <w:proofErr w:type="gramEnd"/>
      <w:r w:rsidR="00AC7CB7">
        <w:t xml:space="preserve"> 2 Practitioner and Lean Six Sigma Black Belt</w:t>
      </w:r>
    </w:p>
    <w:p w14:paraId="2C57FA9B" w14:textId="77777777" w:rsidR="006D4590" w:rsidRDefault="00000000" w:rsidP="00D24906">
      <w:pPr>
        <w:pStyle w:val="ListBullet"/>
        <w:jc w:val="both"/>
      </w:pPr>
      <w:r>
        <w:t>Bachelor of Engineering (Electronics &amp; Communication), National Institute of Technology Karnataka, India</w:t>
      </w:r>
    </w:p>
    <w:sectPr w:rsidR="006D45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1"/>
    <w:family w:val="auto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555659">
    <w:abstractNumId w:val="8"/>
  </w:num>
  <w:num w:numId="2" w16cid:durableId="1713189790">
    <w:abstractNumId w:val="6"/>
  </w:num>
  <w:num w:numId="3" w16cid:durableId="6099919">
    <w:abstractNumId w:val="5"/>
  </w:num>
  <w:num w:numId="4" w16cid:durableId="1847162023">
    <w:abstractNumId w:val="4"/>
  </w:num>
  <w:num w:numId="5" w16cid:durableId="1452169328">
    <w:abstractNumId w:val="7"/>
  </w:num>
  <w:num w:numId="6" w16cid:durableId="329140317">
    <w:abstractNumId w:val="3"/>
  </w:num>
  <w:num w:numId="7" w16cid:durableId="593167299">
    <w:abstractNumId w:val="2"/>
  </w:num>
  <w:num w:numId="8" w16cid:durableId="1256480652">
    <w:abstractNumId w:val="1"/>
  </w:num>
  <w:num w:numId="9" w16cid:durableId="14492042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tish GA">
    <w15:presenceInfo w15:providerId="AD" w15:userId="S::satish.ga@nexalyticsdtx.com::7b86708d-75d5-4eb6-9e0f-dfe3eac999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5D35"/>
    <w:rsid w:val="006D4590"/>
    <w:rsid w:val="00AA1909"/>
    <w:rsid w:val="00AA1D8D"/>
    <w:rsid w:val="00AC7CB7"/>
    <w:rsid w:val="00B47730"/>
    <w:rsid w:val="00BA798C"/>
    <w:rsid w:val="00CB0664"/>
    <w:rsid w:val="00D24906"/>
    <w:rsid w:val="00D7799D"/>
    <w:rsid w:val="00F61071"/>
    <w:rsid w:val="00FA57C4"/>
    <w:rsid w:val="00FC693F"/>
    <w:rsid w:val="34877C72"/>
    <w:rsid w:val="546FAACF"/>
    <w:rsid w:val="608D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7F03F1-CC01-4A30-A0F5-C8271D86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AC7C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1429</Characters>
  <Application>Microsoft Office Word</Application>
  <DocSecurity>0</DocSecurity>
  <Lines>29</Lines>
  <Paragraphs>13</Paragraphs>
  <ScaleCrop>false</ScaleCrop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Satish GA</cp:lastModifiedBy>
  <cp:revision>4</cp:revision>
  <dcterms:created xsi:type="dcterms:W3CDTF">2026-04-17T03:23:00Z</dcterms:created>
  <dcterms:modified xsi:type="dcterms:W3CDTF">2026-04-17T03:56:00Z</dcterms:modified>
  <cp:category/>
</cp:coreProperties>
</file>